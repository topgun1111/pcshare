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" w:name="_Toc100001"/>
      <w:r>
        <w:t xml:space="preserve">Review sample</w:t>
      </w:r>
      <w:bookmarkEnd w:id="1"/>
    </w:p>
    <w:p>
      <w:hyperlink w:anchor="_Toc100002" w:history="1">
        <w:r>
          <w:t xml:space="preserve">Second part</w:t>
        </w:r>
        <w:r>
          <w:tab/>
        </w:r>
        <w:r>
          <w:t xml:space="preserve">2</w:t>
        </w:r>
      </w:hyperlink>
    </w:p>
    <w:p>
      <w:r>
        <w:t xml:space="preserve">The quick brown fox </w:t>
      </w:r>
      <w:commentRangeStart w:id="0"/>
      <w:r>
        <w:t xml:space="preserve">jumps</w:t>
      </w:r>
      <w:commentRangeEnd w:id="0"/>
      <w:r>
        <w:rPr>
          <w:rStyle w:val="CommentReference"/>
        </w:rPr>
        <w:commentReference w:id="0"/>
      </w:r>
      <w:ins w:id="10" w:author="Alice" w:date="2026-10-20T10:00:00Z">
        <w:r>
          <w:t xml:space="preserve"> quickly</w:t>
        </w:r>
      </w:ins>
      <w:del w:id="11" w:author="Bob" w:date="2026-10-20T10:05:00Z">
        <w:r>
          <w:delText xml:space="preserve"> lazily</w:delText>
        </w:r>
      </w:del>
      <w:r>
        <w:t xml:space="preserve"> across the </w:t>
      </w:r>
      <w:commentRangeStart w:id="1"/>
      <w:r>
        <w:t xml:space="preserve">yard</w:t>
      </w:r>
      <w:commentRangeEnd w:id="1"/>
      <w:r>
        <w:rPr>
          <w:rStyle w:val="CommentReference"/>
        </w:rPr>
        <w:commentReference w:id="1"/>
      </w:r>
      <w:r>
        <w:t xml:space="preserve">.</w:t>
      </w:r>
    </w:p>
    <w:p>
      <w:ins w:id="12" w:author="Alice" w:date="2026-10-20T10:00:00Z">
        <w:r>
          <w:t xml:space="preserve">This whole paragraph was added.</w:t>
        </w:r>
      </w:ins>
    </w:p>
    <w:p>
      <w:del w:id="13" w:author="Bob" w:date="2026-10-20T10:05:00Z">
        <w:r>
          <w:delText xml:space="preserve">This whole paragraph was removed.</w:delText>
        </w:r>
      </w:del>
    </w:p>
    <w:p>
      <w:pPr>
        <w:pStyle w:val="Heading1"/>
      </w:pPr>
      <w:bookmarkStart w:id="2" w:name="_Toc100002"/>
      <w:r>
        <w:t xml:space="preserve">Second part</w:t>
      </w:r>
      <w:bookmarkEnd w:id="2"/>
    </w:p>
    <w:p>
      <w:r>
        <w:fldChar w:fldCharType="begin"/>
      </w:r>
      <w:r>
        <w:instrText xml:space="preserve"> HYPERLINK \l "_Toc100001" </w:instrText>
      </w:r>
      <w:r>
        <w:fldChar w:fldCharType="separate"/>
      </w:r>
      <w:r>
        <w:t xml:space="preserve">Back to the first part</w:t>
      </w:r>
      <w:r>
        <w:fldChar w:fldCharType="end"/>
      </w:r>
    </w:p>
    <w:p>
      <w:r>
        <w:t xml:space="preserve">Plain closing paragraph.</w:t>
      </w:r>
    </w:p>
    <w:sectPr>
      <w:pgSz w:w="11906" w:h="16838"/>
      <w:pgMar w:top="1417" w:right="1417" w:bottom="1417" w:left="1417" w:header="708" w:footer="708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Carol" w:date="2026-10-21T09:30:00Z" w:initials="C">
    <w:p>
      <w:r>
        <w:annotationRef/>
      </w:r>
      <w:r>
        <w:t xml:space="preserve">Is "jumps" the right verb here?</w:t>
      </w:r>
    </w:p>
  </w:comment>
  <w:comment w:id="1" w:author="Dave" w:date="2026-10-21T09:30:00Z" w:initials="D">
    <w:p>
      <w:r>
        <w:annotationRef/>
      </w:r>
      <w:r>
        <w:t xml:space="preserve">Which yard? Please be specific.</w:t>
      </w:r>
    </w:p>
  </w:comment>
</w:comment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